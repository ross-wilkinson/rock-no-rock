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2AB3E582" w:rsidR="00907E33" w:rsidRDefault="009507B9" w:rsidP="00F32DC9">
      <w:pPr>
        <w:pStyle w:val="NoSpacing"/>
        <w:suppressLineNumbers/>
        <w:jc w:val="center"/>
      </w:pPr>
      <w:r w:rsidRPr="00F32DC9">
        <w:rPr>
          <w:bCs/>
        </w:rPr>
        <w:t>Word count:</w:t>
      </w:r>
      <w:r>
        <w:t xml:space="preserve"> 32</w:t>
      </w:r>
      <w:r w:rsidR="00C0026D">
        <w:t>75</w:t>
      </w:r>
      <w:r>
        <w:t xml:space="preserve">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0" w:name="_wqtipot5no95" w:colFirst="0" w:colLast="0"/>
      <w:bookmarkEnd w:id="0"/>
      <w:r>
        <w:lastRenderedPageBreak/>
        <w:t>Abstract</w:t>
      </w:r>
    </w:p>
    <w:p w14:paraId="154D784C" w14:textId="0B574AE2"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a cycle ergometer </w:t>
      </w:r>
      <w:r>
        <w:rPr>
          <w:i/>
        </w:rPr>
        <w:t xml:space="preserve">ad libitum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1" w:name="_y9c8v5gafo3y" w:colFirst="0" w:colLast="0"/>
      <w:bookmarkEnd w:id="1"/>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2" w:name="_brzr3aqwfc23" w:colFirst="0" w:colLast="0"/>
      <w:bookmarkEnd w:id="2"/>
      <w:r>
        <w:lastRenderedPageBreak/>
        <w:t>Material and methods</w:t>
      </w:r>
    </w:p>
    <w:p w14:paraId="5E73B89F" w14:textId="77777777" w:rsidR="00907E33" w:rsidRDefault="009507B9" w:rsidP="00E229B5">
      <w:pPr>
        <w:pStyle w:val="Heading2"/>
      </w:pPr>
      <w:bookmarkStart w:id="3" w:name="_ch4kjybwcs7l" w:colFirst="0" w:colLast="0"/>
      <w:bookmarkEnd w:id="3"/>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31BD948" w:rsidR="00907E33" w:rsidRPr="001F2C57" w:rsidRDefault="009507B9" w:rsidP="00E229B5">
      <w:pPr>
        <w:spacing w:before="240" w:line="360" w:lineRule="auto"/>
        <w:rPr>
          <w:rFonts w:eastAsia="Times New Roman" w:cs="Times New Roman"/>
          <w:szCs w:val="24"/>
          <w:lang w:val="en-US"/>
        </w:rPr>
      </w:pPr>
      <w:r>
        <w:t>To create frictional resistance, we wrapped a 4</w:t>
      </w:r>
      <w:ins w:id="4" w:author="Mr Ross Wilkinson" w:date="2021-02-12T23:05:00Z">
        <w:r w:rsidR="00804981">
          <w:t xml:space="preserve"> </w:t>
        </w:r>
      </w:ins>
      <w:r>
        <w:t xml:space="preserve">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r w:rsidR="001F2C57">
        <w:t>,</w:t>
      </w:r>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5" w:name="_rrrcliazsoc5" w:colFirst="0" w:colLast="0"/>
      <w:bookmarkEnd w:id="5"/>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6" w:name="_c9lj1b9fqp18" w:colFirst="0" w:colLast="0"/>
      <w:bookmarkEnd w:id="6"/>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7" w:name="_35deyw5fk50i" w:colFirst="0" w:colLast="0"/>
      <w:bookmarkEnd w:id="7"/>
      <w:r>
        <w:lastRenderedPageBreak/>
        <w:t>Results</w:t>
      </w:r>
    </w:p>
    <w:p w14:paraId="27854C53" w14:textId="77777777" w:rsidR="00907E33" w:rsidRDefault="009507B9" w:rsidP="00E229B5">
      <w:pPr>
        <w:pStyle w:val="Heading2"/>
      </w:pPr>
      <w:bookmarkStart w:id="8" w:name="_31qcc7dum29" w:colFirst="0" w:colLast="0"/>
      <w:bookmarkEnd w:id="8"/>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9" w:name="_1kx54qh55y98" w:colFirst="0" w:colLast="0"/>
      <w:bookmarkEnd w:id="9"/>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10" w:name="_uttjr3jcg8k7" w:colFirst="0" w:colLast="0"/>
      <w:bookmarkEnd w:id="10"/>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1" w:name="_xapgshfldsl2" w:colFirst="0" w:colLast="0"/>
      <w:bookmarkEnd w:id="11"/>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12" w:name="_8rwaht66x01p" w:colFirst="0" w:colLast="0"/>
      <w:bookmarkEnd w:id="12"/>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13" w:name="_wlx1r7fposuw" w:colFirst="0" w:colLast="0"/>
      <w:bookmarkEnd w:id="13"/>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27AC4BB8"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w:t>
      </w:r>
      <w:ins w:id="14" w:author="Mr Ross Wilkinson" w:date="2021-05-04T13:58:00Z">
        <w:r w:rsidR="0050249A">
          <w:t xml:space="preserve">peak vertical </w:t>
        </w:r>
      </w:ins>
      <w:r>
        <w:t xml:space="preserve">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w:t>
      </w:r>
      <w:del w:id="15" w:author="Mr Ross Wilkinson" w:date="2021-05-04T14:09:00Z">
        <w:r w:rsidDel="0050249A">
          <w:delText>pre-print</w:delText>
        </w:r>
      </w:del>
      <w:ins w:id="16" w:author="Mr Ross Wilkinson" w:date="2021-05-04T14:09:00Z">
        <w:r w:rsidR="0050249A">
          <w:t>2021 IN PRESS</w:t>
        </w:r>
      </w:ins>
      <w:r>
        <w:t xml:space="preserve">).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3C67009F" w:rsidR="00907E33" w:rsidRDefault="009507B9" w:rsidP="00E229B5">
      <w:pPr>
        <w:spacing w:before="240" w:line="360" w:lineRule="auto"/>
      </w:pPr>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r w:rsidR="00217D37">
        <w:t xml:space="preserve">We discount </w:t>
      </w:r>
      <w:r w:rsidR="00B15192">
        <w:t xml:space="preserve">the idea that </w:t>
      </w:r>
      <w:r w:rsidR="00217D37">
        <w:t>cyclists</w:t>
      </w:r>
      <w:r w:rsidR="00B15192">
        <w:t xml:space="preserve"> should avoid leaning the bicycle due to a </w:t>
      </w:r>
      <w:r w:rsidR="00217D37">
        <w:t xml:space="preserve">possible </w:t>
      </w:r>
      <w:r w:rsidR="00B15192">
        <w:t>increase in</w:t>
      </w:r>
      <w:r w:rsidR="00217D37">
        <w:t xml:space="preserve"> tire deformation and hence </w:t>
      </w:r>
      <w:r w:rsidR="00B15192">
        <w:t>rolling resistance</w:t>
      </w:r>
      <w:r w:rsidR="00217D37">
        <w:t xml:space="preserve"> (</w:t>
      </w:r>
      <w:proofErr w:type="spellStart"/>
      <w:r w:rsidR="004A68A9">
        <w:t>Bouillod</w:t>
      </w:r>
      <w:proofErr w:type="spellEnd"/>
      <w:r w:rsidR="004A68A9">
        <w:t xml:space="preserve"> et al., 2018</w:t>
      </w:r>
      <w:r w:rsidR="00217D37">
        <w:t>).</w:t>
      </w:r>
      <w:r w:rsidR="00B15192">
        <w:t xml:space="preserve"> </w:t>
      </w:r>
      <w:r w:rsidR="00A82F0A">
        <w:t>A</w:t>
      </w:r>
      <w:r w:rsidR="004A68A9">
        <w:t xml:space="preserve"> </w:t>
      </w:r>
      <w:r w:rsidR="0069405D">
        <w:t xml:space="preserve">bicycle-rider system weighing </w:t>
      </w:r>
      <w:r w:rsidR="00545CA4">
        <w:t>8</w:t>
      </w:r>
      <w:r w:rsidR="0069405D">
        <w:t xml:space="preserve">0 kg travelling </w:t>
      </w:r>
      <w:r w:rsidR="00217D37">
        <w:t xml:space="preserve">at </w:t>
      </w:r>
      <w:r w:rsidR="00A223C2">
        <w:t>6</w:t>
      </w:r>
      <w:r w:rsidR="00545CA4">
        <w:t>5</w:t>
      </w:r>
      <w:r w:rsidR="00217D37">
        <w:t xml:space="preserve"> km</w:t>
      </w:r>
      <w:r w:rsidR="0069405D">
        <w:t xml:space="preserve"> </w:t>
      </w:r>
      <w:proofErr w:type="spellStart"/>
      <w:r w:rsidR="00217D37">
        <w:t>hr</w:t>
      </w:r>
      <w:proofErr w:type="spellEnd"/>
      <w:r w:rsidR="0069405D" w:rsidRPr="00BF5654">
        <w:rPr>
          <w:vertAlign w:val="superscript"/>
        </w:rPr>
        <w:t>–1</w:t>
      </w:r>
      <w:r w:rsidR="00745A1F">
        <w:t xml:space="preserve"> </w:t>
      </w:r>
      <w:r w:rsidR="00595FF9">
        <w:t xml:space="preserve">requires a total mechanical power output of </w:t>
      </w:r>
      <w:r w:rsidR="00745A1F">
        <w:t>~10</w:t>
      </w:r>
      <w:r w:rsidR="00595FF9">
        <w:t>00</w:t>
      </w:r>
      <w:r w:rsidR="00745A1F">
        <w:t xml:space="preserve"> W</w:t>
      </w:r>
      <w:r w:rsidR="00595FF9">
        <w:t xml:space="preserve"> and</w:t>
      </w:r>
      <w:r w:rsidR="00217D37">
        <w:t xml:space="preserve"> rolling resistance comprises only </w:t>
      </w:r>
      <w:r w:rsidR="008F54B6">
        <w:t>4.5</w:t>
      </w:r>
      <w:r w:rsidR="00217D37">
        <w:t xml:space="preserve">% of total power dissipation </w:t>
      </w:r>
      <w:r w:rsidR="00A82F0A">
        <w:t>(</w:t>
      </w:r>
      <w:r w:rsidR="008F54B6">
        <w:t>45</w:t>
      </w:r>
      <w:r w:rsidR="00A82F0A">
        <w:t xml:space="preserve"> W) </w:t>
      </w:r>
      <w:r w:rsidR="00217D37">
        <w:t>(Martin</w:t>
      </w:r>
      <w:r w:rsidR="0069405D">
        <w:t xml:space="preserve"> et al., 1998</w:t>
      </w:r>
      <w:r w:rsidR="00217D37">
        <w:t>)</w:t>
      </w:r>
      <w:r w:rsidR="004A68A9">
        <w:t>.</w:t>
      </w:r>
      <w:r w:rsidR="00217D37">
        <w:t xml:space="preserve"> </w:t>
      </w:r>
      <w:r w:rsidR="00A82F0A">
        <w:t xml:space="preserve">We found that trying to avoid lean reduced mechanical power output by 5%. </w:t>
      </w:r>
      <w:r w:rsidR="0069405D">
        <w:t xml:space="preserve">Thus, avoiding lean in this scenario would result in a net power deficit unless </w:t>
      </w:r>
      <w:r w:rsidR="00595FF9">
        <w:t>leaning</w:t>
      </w:r>
      <w:r w:rsidR="00F33F31">
        <w:t xml:space="preserve"> </w:t>
      </w:r>
      <w:r w:rsidR="00AE05E0">
        <w:t>increased</w:t>
      </w:r>
      <w:r w:rsidR="00595FF9">
        <w:t xml:space="preserve"> the </w:t>
      </w:r>
      <w:r w:rsidR="00B87877">
        <w:t>power dissipation due to</w:t>
      </w:r>
      <w:r w:rsidR="0069405D">
        <w:t xml:space="preserve"> rolling resistance</w:t>
      </w:r>
      <w:r w:rsidR="00C72451">
        <w:t xml:space="preserve"> to &gt;95 W</w:t>
      </w:r>
      <w:r w:rsidR="00AE05E0">
        <w:t>, which would require a 100% increase in the coefficient of rolling resistance</w:t>
      </w:r>
      <w:r w:rsidR="0069405D">
        <w:t>.</w:t>
      </w:r>
      <w:r w:rsidR="00217D37">
        <w:t xml:space="preserve">  </w:t>
      </w:r>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w:t>
      </w:r>
      <w:r>
        <w:lastRenderedPageBreak/>
        <w:t xml:space="preserve">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t xml:space="preserve">Finally, small differences in maximal power may exist between the </w:t>
      </w:r>
      <w:r>
        <w:rPr>
          <w:i/>
        </w:rPr>
        <w:t>ad-lib</w:t>
      </w:r>
      <w:r>
        <w:t xml:space="preserve"> </w:t>
      </w:r>
      <w:r w:rsidR="00B328B3">
        <w:t>lean</w:t>
      </w:r>
      <w:r>
        <w:t xml:space="preserve"> and locked conditions, but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17" w:name="_749rn8goy0wz" w:colFirst="0" w:colLast="0"/>
      <w:bookmarkEnd w:id="17"/>
      <w:r>
        <w:t>Conflict of interest statement</w:t>
      </w:r>
    </w:p>
    <w:p w14:paraId="12C5F678" w14:textId="77777777" w:rsidR="00907E33" w:rsidRDefault="009507B9" w:rsidP="00E229B5">
      <w:pPr>
        <w:spacing w:before="240" w:line="360" w:lineRule="auto"/>
      </w:pPr>
      <w:r>
        <w:t>Our laboratory is financially supported by Specialized Bicycle Components Inc. but they did not commission or fund this specific study.</w:t>
      </w:r>
    </w:p>
    <w:p w14:paraId="4F8D135D" w14:textId="77777777" w:rsidR="00907E33" w:rsidRDefault="009507B9" w:rsidP="00E229B5">
      <w:pPr>
        <w:pStyle w:val="Heading1"/>
      </w:pPr>
      <w:bookmarkStart w:id="18" w:name="_mbs9q8zes1l3" w:colFirst="0" w:colLast="0"/>
      <w:bookmarkEnd w:id="18"/>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19" w:name="_wfnt6cm9weum" w:colFirst="0" w:colLast="0"/>
      <w:bookmarkEnd w:id="19"/>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071CC426" w14:textId="41C5A297" w:rsidR="006F485E"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775222">
      <w:pPr>
        <w:spacing w:before="240" w:after="240" w:line="276" w:lineRule="auto"/>
        <w:ind w:left="720" w:hanging="720"/>
      </w:pPr>
      <w:r>
        <w:t xml:space="preserve">CyclingTips.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C9159A">
      <w:pPr>
        <w:spacing w:before="240" w:after="240" w:line="276" w:lineRule="auto"/>
        <w:ind w:left="720" w:hanging="720"/>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EB77C0">
      <w:pPr>
        <w:spacing w:before="240" w:after="240" w:line="276" w:lineRule="auto"/>
        <w:ind w:left="720" w:hanging="720"/>
      </w:pPr>
      <w:r>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rsidP="00BF5654">
      <w:pPr>
        <w:spacing w:before="240" w:after="240" w:line="360" w:lineRule="auto"/>
        <w:sectPr w:rsidR="00E229B5" w:rsidSect="00E229B5">
          <w:pgSz w:w="12240" w:h="15840"/>
          <w:pgMar w:top="1440" w:right="1440" w:bottom="1440" w:left="1440" w:header="720" w:footer="720" w:gutter="0"/>
          <w:lnNumType w:countBy="1" w:restart="continuous"/>
          <w:cols w:space="720"/>
        </w:sectPr>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20" w:name="_bi3ee2vipwsg" w:colFirst="0" w:colLast="0"/>
      <w:bookmarkEnd w:id="20"/>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21" w:name="_jmzuaj9a6hl9" w:colFirst="0" w:colLast="0"/>
      <w:bookmarkEnd w:id="21"/>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22" w:name="_kp7fgfpj25ky" w:colFirst="0" w:colLast="0"/>
      <w:bookmarkEnd w:id="22"/>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3F4EA" w14:textId="77777777" w:rsidR="00E60257" w:rsidRDefault="00E60257">
      <w:pPr>
        <w:spacing w:line="240" w:lineRule="auto"/>
      </w:pPr>
      <w:r>
        <w:separator/>
      </w:r>
    </w:p>
  </w:endnote>
  <w:endnote w:type="continuationSeparator" w:id="0">
    <w:p w14:paraId="1044224F" w14:textId="77777777" w:rsidR="00E60257" w:rsidRDefault="00E60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217D3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9C826" w14:textId="77777777" w:rsidR="00E60257" w:rsidRDefault="00E60257">
      <w:pPr>
        <w:spacing w:line="240" w:lineRule="auto"/>
      </w:pPr>
      <w:r>
        <w:separator/>
      </w:r>
    </w:p>
  </w:footnote>
  <w:footnote w:type="continuationSeparator" w:id="0">
    <w:p w14:paraId="59D29DB8" w14:textId="77777777" w:rsidR="00E60257" w:rsidRDefault="00E60257">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r Ross Wilkinson">
    <w15:presenceInfo w15:providerId="AD" w15:userId="S::ross.wilkinson@uqconnect.edu.au::084a31b8-1cc3-499d-a3ef-1e5d0d379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527F"/>
    <w:rsid w:val="000C740B"/>
    <w:rsid w:val="001D16D2"/>
    <w:rsid w:val="001F2C57"/>
    <w:rsid w:val="00217D37"/>
    <w:rsid w:val="00287D21"/>
    <w:rsid w:val="004577A6"/>
    <w:rsid w:val="004A68A9"/>
    <w:rsid w:val="004B7B37"/>
    <w:rsid w:val="0050249A"/>
    <w:rsid w:val="00545CA4"/>
    <w:rsid w:val="00572D60"/>
    <w:rsid w:val="00577DCF"/>
    <w:rsid w:val="00580A91"/>
    <w:rsid w:val="00595FF9"/>
    <w:rsid w:val="006661EA"/>
    <w:rsid w:val="0069405D"/>
    <w:rsid w:val="006F3C08"/>
    <w:rsid w:val="006F485E"/>
    <w:rsid w:val="00745A1F"/>
    <w:rsid w:val="00775222"/>
    <w:rsid w:val="00786DCE"/>
    <w:rsid w:val="00804981"/>
    <w:rsid w:val="008616FD"/>
    <w:rsid w:val="008F54B6"/>
    <w:rsid w:val="00907E33"/>
    <w:rsid w:val="0094554A"/>
    <w:rsid w:val="009507B9"/>
    <w:rsid w:val="00961A94"/>
    <w:rsid w:val="009E286E"/>
    <w:rsid w:val="00A049D0"/>
    <w:rsid w:val="00A223C2"/>
    <w:rsid w:val="00A82F0A"/>
    <w:rsid w:val="00AE05E0"/>
    <w:rsid w:val="00B15192"/>
    <w:rsid w:val="00B328B3"/>
    <w:rsid w:val="00B87877"/>
    <w:rsid w:val="00BC5A1F"/>
    <w:rsid w:val="00BD5D7A"/>
    <w:rsid w:val="00BF5654"/>
    <w:rsid w:val="00C0026D"/>
    <w:rsid w:val="00C53695"/>
    <w:rsid w:val="00C72451"/>
    <w:rsid w:val="00C9159A"/>
    <w:rsid w:val="00CC4D50"/>
    <w:rsid w:val="00CD699F"/>
    <w:rsid w:val="00E229B5"/>
    <w:rsid w:val="00E60257"/>
    <w:rsid w:val="00E930E3"/>
    <w:rsid w:val="00EB77C0"/>
    <w:rsid w:val="00EC5F08"/>
    <w:rsid w:val="00EF6E21"/>
    <w:rsid w:val="00F32DC9"/>
    <w:rsid w:val="00F33F31"/>
    <w:rsid w:val="00FB0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https://doi.org/10.1007/s00421-002-0694-1" TargetMode="External"/><Relationship Id="rId7" Type="http://schemas.openxmlformats.org/officeDocument/2006/relationships/footer" Target="footer2.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ettings" Target="setting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endnotes" Target="end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7</cp:revision>
  <cp:lastPrinted>2021-01-29T22:54:00Z</cp:lastPrinted>
  <dcterms:created xsi:type="dcterms:W3CDTF">2021-02-03T22:22:00Z</dcterms:created>
  <dcterms:modified xsi:type="dcterms:W3CDTF">2021-05-04T21:09:00Z</dcterms:modified>
</cp:coreProperties>
</file>